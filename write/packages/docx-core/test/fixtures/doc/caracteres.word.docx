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F057" w14:textId="77777777" w:rsidR="00D70FD0" w:rsidRDefault="00EC15F0">
      <w:r>
        <w:rPr>
          <w:b/>
        </w:rPr>
        <w:t>Negrito</w:t>
      </w:r>
      <w:r>
        <w:rPr>
          <w:i/>
        </w:rPr>
        <w:t xml:space="preserve"> itálico</w:t>
      </w:r>
      <w:r>
        <w:rPr>
          <w:u w:val="single"/>
        </w:rPr>
        <w:t xml:space="preserve"> sublinhado</w:t>
      </w:r>
      <w:r>
        <w:rPr>
          <w:u w:val="double"/>
        </w:rPr>
        <w:t xml:space="preserve"> duplo</w:t>
      </w:r>
      <w:r>
        <w:rPr>
          <w:u w:val="dotted"/>
        </w:rPr>
        <w:t xml:space="preserve"> pontilhado</w:t>
      </w:r>
      <w:r>
        <w:rPr>
          <w:u w:val="wave"/>
        </w:rPr>
        <w:t xml:space="preserve"> ondulado</w:t>
      </w:r>
      <w:r>
        <w:rPr>
          <w:u w:val="words"/>
        </w:rPr>
        <w:t xml:space="preserve"> palavras soltas</w:t>
      </w:r>
      <w:r>
        <w:rPr>
          <w:strike/>
        </w:rPr>
        <w:t xml:space="preserve"> tachado</w:t>
      </w:r>
      <w:r>
        <w:rPr>
          <w:dstrike/>
        </w:rPr>
        <w:t xml:space="preserve"> tachado duplo</w:t>
      </w:r>
    </w:p>
    <w:p w14:paraId="7C1EF0C0" w14:textId="77777777" w:rsidR="00D70FD0" w:rsidRDefault="00EC15F0">
      <w:r>
        <w:rPr>
          <w:caps/>
        </w:rPr>
        <w:t>Maiúsculas</w:t>
      </w:r>
      <w:r>
        <w:rPr>
          <w:smallCaps/>
        </w:rPr>
        <w:t xml:space="preserve"> Versalete</w:t>
      </w:r>
      <w:r>
        <w:rPr>
          <w:vanish/>
        </w:rPr>
        <w:t xml:space="preserve"> oculto</w:t>
      </w:r>
      <w:r>
        <w:t xml:space="preserve"> visível</w:t>
      </w:r>
      <w:r>
        <w:rPr>
          <w:vertAlign w:val="superscript"/>
        </w:rPr>
        <w:t>sobrescrito</w:t>
      </w:r>
      <w:r>
        <w:t xml:space="preserve"> e </w:t>
      </w:r>
      <w:r>
        <w:rPr>
          <w:vertAlign w:val="subscript"/>
        </w:rPr>
        <w:t>subscrito</w:t>
      </w:r>
    </w:p>
    <w:p w14:paraId="4A06E9F7" w14:textId="77777777" w:rsidR="00D70FD0" w:rsidRDefault="00EC15F0">
      <w:r>
        <w:rPr>
          <w:sz w:val="16"/>
          <w:szCs w:val="16"/>
        </w:rPr>
        <w:t>Oito pontos</w:t>
      </w:r>
      <w:r>
        <w:rPr>
          <w:sz w:val="28"/>
          <w:szCs w:val="28"/>
        </w:rPr>
        <w:t xml:space="preserve"> quatorze</w:t>
      </w:r>
      <w:r>
        <w:rPr>
          <w:color w:val="FF0000"/>
        </w:rPr>
        <w:t xml:space="preserve"> vermelho</w:t>
      </w:r>
      <w:r>
        <w:rPr>
          <w:color w:val="1F4E79"/>
        </w:rPr>
        <w:t xml:space="preserve"> azul escuro</w:t>
      </w:r>
      <w:r>
        <w:rPr>
          <w:highlight w:val="yellow"/>
        </w:rPr>
        <w:t xml:space="preserve"> realçado</w:t>
      </w:r>
      <w:r>
        <w:rPr>
          <w:spacing w:val="40"/>
        </w:rPr>
        <w:t xml:space="preserve"> expandido</w:t>
      </w:r>
      <w:r>
        <w:rPr>
          <w:position w:val="6"/>
        </w:rPr>
        <w:t xml:space="preserve"> elevado</w:t>
      </w:r>
      <w:r>
        <w:rPr>
          <w:kern w:val="28"/>
        </w:rPr>
        <w:t xml:space="preserve"> kerning</w:t>
      </w:r>
    </w:p>
    <w:p w14:paraId="064A7815" w14:textId="77777777" w:rsidR="00D70FD0" w:rsidRDefault="00EC15F0">
      <w:r>
        <w:rPr>
          <w:rFonts w:ascii="Arial" w:hAnsi="Arial" w:cs="Arial"/>
        </w:rPr>
        <w:t xml:space="preserve">Arial </w:t>
      </w:r>
      <w:r>
        <w:rPr>
          <w:rFonts w:ascii="Times New Roman" w:hAnsi="Times New Roman"/>
        </w:rPr>
        <w:t xml:space="preserve">Times New Roman </w:t>
      </w:r>
      <w:r>
        <w:rPr>
          <w:rFonts w:cs="Calibri"/>
        </w:rPr>
        <w:t xml:space="preserve">Calibri </w:t>
      </w:r>
      <w:r>
        <w:t xml:space="preserve">símbolo: </w:t>
      </w:r>
      <w:r>
        <w:sym w:font="Symbol" w:char="F0E3"/>
      </w:r>
      <w:r>
        <w:t xml:space="preserve"> fim</w:t>
      </w:r>
      <w:r>
        <w:rPr>
          <w:lang w:val="en-US"/>
        </w:rPr>
        <w:t xml:space="preserve"> inglês</w:t>
      </w:r>
    </w:p>
    <w:p w14:paraId="71ED7ED0" w14:textId="77777777" w:rsidR="00D70FD0" w:rsidRDefault="00EC15F0">
      <w:r>
        <w:t>Tab:</w:t>
      </w:r>
      <w:r>
        <w:tab/>
        <w:t>depois do tab</w:t>
      </w:r>
      <w:r>
        <w:br/>
        <w:t>quebra de linha; espaço rígido; hífen</w:t>
      </w:r>
      <w:r>
        <w:noBreakHyphen/>
        <w:t>incondicional; hífen</w:t>
      </w:r>
      <w:r>
        <w:softHyphen/>
        <w:t>opcional.</w:t>
      </w:r>
    </w:p>
    <w:p w14:paraId="3F26F2D0" w14:textId="77777777" w:rsidR="00D70FD0" w:rsidRDefault="00EC15F0">
      <w:r>
        <w:t>Pontuação: – — “aspas” ‘simples’ … • € ™ Œ œ Š š Ÿ ƒ ‰ ‹ › † ‡ ˆ ˜ ¶ § © ® °</w:t>
      </w:r>
    </w:p>
    <w:p w14:paraId="543DFC23" w14:textId="77777777" w:rsidR="00D70FD0" w:rsidRDefault="00EC15F0">
      <w:r>
        <w:t>Outras escritas: Ελληνικά, Русский, 汉字.</w:t>
      </w:r>
    </w:p>
    <w:p w14:paraId="68FEBE1A" w14:textId="77777777" w:rsidR="00D70FD0" w:rsidRDefault="00EC15F0">
      <w:r>
        <w:t xml:space="preserve">Revisão: </w:t>
      </w:r>
      <w:ins w:id="0" w:author="Autor">
        <w:r>
          <w:t>texto inserido</w:t>
        </w:r>
      </w:ins>
      <w:r>
        <w:t xml:space="preserve"> e </w:t>
      </w:r>
      <w:del w:id="1" w:author="Autor">
        <w:r>
          <w:delText>texto removido</w:delText>
        </w:r>
      </w:del>
      <w:r>
        <w:t xml:space="preserve"> fim.</w:t>
      </w:r>
    </w:p>
    <w:p w14:paraId="0FCFE129" w14:textId="77777777" w:rsidR="00D70FD0" w:rsidRDefault="00EC15F0">
      <w:r>
        <w:t>Antes da quebra de página.</w:t>
      </w:r>
      <w:r>
        <w:br w:type="page"/>
      </w:r>
      <w:r>
        <w:lastRenderedPageBreak/>
        <w:t>Depois da quebra de página.</w:t>
      </w:r>
    </w:p>
    <w:sectPr w:rsidR="00D70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FD0"/>
    <w:rsid w:val="00323F24"/>
    <w:rsid w:val="00D510A5"/>
    <w:rsid w:val="00D70FD0"/>
    <w:rsid w:val="00EC15F0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A2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494</Characters>
  <Application>Microsoft Office Word</Application>
  <DocSecurity>4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