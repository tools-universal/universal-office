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Um</w:t>
      </w:r>
    </w:p>
    <w:p>
      <w:pPr>
        <w:numPr>
          <w:ilvl w:val="0"/>
          <w:numId w:val="2"/>
        </w:numPr>
      </w:pPr>
      <w:r>
        <w:t xml:space="preserve">Dois</w:t>
      </w:r>
    </w:p>
    <w:p>
      <w:pPr>
        <w:numPr>
          <w:ilvl w:val="0"/>
          <w:numId w:val="2"/>
        </w:numPr>
        <w:rPr>
          <w:del w:id="90" w:author="Autor" w:date="2024-01-01T00:00:00Z"/>
        </w:rPr>
      </w:pPr>
      <w:del w:id="91" w:author="Autor" w:date="2024-01-01T00:00:00Z">
        <w:r>
          <w:delText xml:space="preserve">Excluido</w:delText>
        </w:r>
      </w:del>
    </w:p>
    <w:p>
      <w:pPr>
        <w:numPr>
          <w:ilvl w:val="0"/>
          <w:numId w:val="2"/>
        </w:numPr>
      </w:pPr>
      <w:r>
        <w:t xml:space="preserve">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