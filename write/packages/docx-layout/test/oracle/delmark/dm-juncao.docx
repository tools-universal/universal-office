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Pequeno"/>
        <w:rPr>
          <w:del w:id="1" w:author="Autor" w:date="2024-01-01T00:00:00Z"/>
        </w:rPr>
      </w:pPr>
      <w:r>
        <w:t xml:space="preserve">Primeiro excluido pequeno. </w:t>
      </w:r>
    </w:p>
    <w:p>
      <w:pPr>
        <w:pStyle w:val="Grande"/>
      </w:pPr>
      <w:r>
        <w:t xml:space="preserve">Segundo grande.</w:t>
      </w:r>
    </w:p>
    <w:p>
      <w:r>
        <w:t xml:space="preserve">Separador normal.</w:t>
      </w:r>
    </w:p>
    <w:p>
      <w:pPr>
        <w:pStyle w:val="Grande"/>
        <w:rPr>
          <w:del w:id="1" w:author="Autor" w:date="2024-01-01T00:00:00Z"/>
        </w:rPr>
      </w:pPr>
      <w:r>
        <w:t xml:space="preserve">Primeiro grande excluido. </w:t>
      </w:r>
    </w:p>
    <w:p>
      <w:pPr>
        <w:pStyle w:val="Pequeno"/>
      </w:pPr>
      <w:r>
        <w:t xml:space="preserve">Segundo pequeno.</w:t>
      </w:r>
    </w:p>
    <w:p>
      <w:r>
        <w:t xml:space="preserve">Separador normal.</w:t>
      </w:r>
    </w:p>
    <w:p>
      <w:pPr>
        <w:numPr>
          <w:ilvl w:val="0"/>
          <w:numId w:val="1"/>
        </w:numPr>
        <w:rPr>
          <w:del w:id="1" w:author="Autor" w:date="2024-01-01T00:00:00Z"/>
        </w:rPr>
      </w:pPr>
      <w:r>
        <w:t xml:space="preserve">Numerado excluido. </w:t>
      </w:r>
    </w:p>
    <w:p>
      <w:r>
        <w:t xml:space="preserve">Sem numero.</w:t>
      </w:r>
    </w:p>
    <w:p>
      <w:pPr>
        <w:rPr>
          <w:del w:id="1" w:author="Autor" w:date="2024-01-01T00:00:00Z"/>
        </w:rPr>
      </w:pPr>
      <w:r>
        <w:t xml:space="preserve">Sem numero excluido. </w:t>
      </w:r>
    </w:p>
    <w:p>
      <w:pPr>
        <w:numPr>
          <w:ilvl w:val="0"/>
          <w:numId w:val="1"/>
        </w:numPr>
      </w:pPr>
      <w:r>
        <w:t xml:space="preserve">Numerado.</w:t>
      </w:r>
    </w:p>
    <w:p>
      <w:pPr>
        <w:numPr>
          <w:ilvl w:val="0"/>
          <w:numId w:val="1"/>
        </w:numPr>
      </w:pPr>
      <w:r>
        <w:t xml:space="preserve">Numerado normal.</w:t>
      </w:r>
    </w:p>
    <w:p>
      <w:pPr>
        <w:jc w:val="center"/>
        <w:rPr>
          <w:del w:id="1" w:author="Autor" w:date="2024-01-01T00:00:00Z"/>
        </w:rPr>
      </w:pPr>
      <w:r>
        <w:t xml:space="preserve">Cadeia um. </w:t>
      </w:r>
    </w:p>
    <w:p>
      <w:pPr>
        <w:jc w:val="right"/>
        <w:rPr>
          <w:del w:id="1" w:author="Autor" w:date="2024-01-01T00:00:00Z"/>
        </w:rPr>
      </w:pPr>
      <w:r>
        <w:t xml:space="preserve">Cadeia dois. </w:t>
      </w:r>
    </w:p>
    <w:p>
      <w:pPr>
        <w:jc w:val="left"/>
        <w:ind w:left="2268"/>
      </w:pPr>
      <w:r>
        <w:t xml:space="preserve">Cadeia tres.</w:t>
      </w:r>
    </w:p>
    <w:p>
      <w:pPr>
        <w:jc w:val="both"/>
        <w:rPr>
          <w:del w:id="1" w:author="Autor" w:date="2024-01-01T00:00:00Z"/>
        </w:rPr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contrato. </w:t>
      </w:r>
    </w:p>
    <w:p>
      <w:pPr>
        <w:jc w:val="both"/>
        <w:ind w:left="1701"/>
      </w:pPr>
      <w:r>
        <w:t xml:space="preserve">Registro último técnica será cliente uma que relatório prazo atendimento informação as em à período dados contrato procedimento os de é empresa segurança operação não documento o análise serviço área.</w:t>
      </w:r>
    </w:p>
    <w:tbl>
      <w:tblPr>
        <w:tblW w:w="8000" w:type="dxa"/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rPr>
                <w:del w:id="1" w:author="Autor" w:date="2024-01-01T00:00:00Z"/>
              </w:rPr>
            </w:pPr>
            <w:r>
              <w:t xml:space="preserve">Com registro último técnica será cliente uma que relatório prazo atendimento informação. </w:t>
            </w:r>
          </w:p>
          <w:p>
            <w:pPr>
              <w:pStyle w:val="Pequeno"/>
            </w:pPr>
            <w:r>
              <w:t xml:space="preserve">Em à período dados contrato procedimento os de é empresa segurança operação.</w:t>
            </w:r>
          </w:p>
        </w:tc>
        <w:tc>
          <w:tcPr>
            <w:tcW w:w="4000" w:type="dxa"/>
          </w:tcPr>
          <w:p>
            <w:pPr>
              <w:pStyle w:val="Grande"/>
              <w:rPr>
                <w:del w:id="1" w:author="Autor" w:date="2024-01-01T00:00:00Z"/>
              </w:rPr>
            </w:pPr>
            <w:r>
              <w:t xml:space="preserve">Excluido na celula. </w:t>
            </w:r>
          </w:p>
          <w:p>
            <w:pPr>
              <w:jc w:val="center"/>
            </w:pPr>
            <w:r>
              <w:t xml:space="preserve">Fica na celula.</w:t>
            </w:r>
          </w:p>
        </w:tc>
      </w:tr>
    </w:tbl>
    <w:p>
      <w:r>
        <w:t xml:space="preserve">Depois da tabela.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rande">
    <w:name w:val="Grande"/>
    <w:pPr>
      <w:spacing w:before="240" w:after="240"/>
      <w:ind w:left="1134"/>
      <w:jc w:val="right"/>
    </w:pPr>
    <w:rPr>
      <w:sz w:val="32"/>
    </w:rPr>
  </w:style>
  <w:style w:type="paragraph" w:styleId="Pequeno">
    <w:name w:val="Pequeno"/>
    <w:pPr>
      <w:ind w:left="567" w:right="2000"/>
    </w:pPr>
    <w:rPr>
      <w:sz w:val="16"/>
      <w:i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