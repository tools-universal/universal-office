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del w:id="29" w:author="Ana" w:date="2024-03-05T10:20:00Z">
        <w:r>
          <w:delText xml:space="preserve">Inicio excluido </w:delText>
        </w:r>
      </w:del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  <w:ins w:id="30" w:author="Bruno" w:date="2024-03-05T10:20:00Z">
        <w:r>
          <w:t xml:space="preserve"> trecho inserido no meio do paragrafo</w:t>
        </w:r>
      </w:ins>
      <w:r>
        <w:t xml:space="preserve">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as.</w:t>
      </w:r>
      <w:del w:id="31" w:author="Ana" w:date="2024-03-05T10:20:00Z">
        <w:r>
          <w:delText xml:space="preserve"> Registro último técnica será cliente uma que relatório prazo atendimento informação as em à período dados contrato procedimento.</w:delText>
        </w:r>
      </w:del>
      <w:r>
        <w:t xml:space="preserve"> Qualidade aprovação gestão controle responsável conforme com registro último técnica será cliente uma que relatório prazo atendimento informação as em à período.</w:t>
      </w:r>
    </w:p>
    <w:p>
      <w:r>
        <w:t xml:space="preserve">Que relatório prazo atendimento informação as em à período dados contrato procedimento.</w:t>
      </w:r>
      <w:del w:id="32" w:author="Carla" w:date="2024-03-05T10:20:00Z">
        <w:r>
          <w:delText xml:space="preserve"> palavras finais excluidas no fim do paragrafo</w:delText>
        </w:r>
      </w:del>
    </w:p>
    <w:p>
      <w:r>
        <w:t xml:space="preserve">Antes </w:t>
      </w:r>
      <w:del w:id="33" w:author="Ana" w:date="2024-03-05T10:20:00Z">
        <w:r>
          <w:delText xml:space="preserve">X</w:delText>
        </w:r>
      </w:del>
      <w:ins w:id="34" w:author="Ana" w:date="2024-03-05T10:20:00Z">
        <w:r>
          <w:t xml:space="preserve">Y</w:t>
        </w:r>
      </w:ins>
      <w:r>
        <w:t xml:space="preserve"> depois </w:t>
      </w:r>
      <w:del w:id="35" w:author="Bruno" w:date="2024-03-05T10:20:00Z">
        <w:r>
          <w:delText xml:space="preserve">troca</w:delText>
        </w:r>
      </w:del>
      <w:ins w:id="36" w:author="Bruno" w:date="2024-03-05T10:20:00Z">
        <w:r>
          <w:t xml:space="preserve">substituicao</w:t>
        </w:r>
      </w:ins>
      <w:r>
        <w:t xml:space="preserve">.</w:t>
      </w:r>
    </w:p>
    <w:p>
      <w:del w:id="37" w:author="Davi" w:date="2024-03-05T10:20:00Z">
        <w:r>
          <w:delText xml:space="preserve">Paragrafo inteiro excluido mas com a marca de paragrafo mantida.</w:delText>
        </w:r>
      </w:del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