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Item um.</w:t>
      </w:r>
    </w:p>
    <w:p>
      <w:pPr>
        <w:numPr>
          <w:ilvl w:val="0"/>
          <w:numId w:val="1"/>
        </w:numPr>
        <w:rPr>
          <w:del w:id="17" w:author="Ana" w:date="2024-03-05T10:20:00Z"/>
        </w:rPr>
      </w:pPr>
      <w:del w:id="16" w:author="Ana" w:date="2024-03-05T10:20:00Z">
        <w:r>
          <w:delText xml:space="preserve">Item dois excluido.</w:delText>
        </w:r>
      </w:del>
    </w:p>
    <w:p>
      <w:pPr>
        <w:numPr>
          <w:ilvl w:val="0"/>
          <w:numId w:val="1"/>
        </w:numPr>
      </w:pPr>
      <w:r>
        <w:t xml:space="preserve">Item tres.</w:t>
      </w:r>
    </w:p>
    <w:p>
      <w:pPr>
        <w:numPr>
          <w:ilvl w:val="0"/>
          <w:numId w:val="1"/>
        </w:numPr>
        <w:rPr>
          <w:ins w:id="19" w:author="Bruno" w:date="2024-03-05T10:20:00Z"/>
        </w:rPr>
      </w:pPr>
      <w:ins w:id="18" w:author="Bruno" w:date="2024-03-05T10:20:00Z">
        <w:r>
          <w:t xml:space="preserve">Item novo inserido.</w:t>
        </w:r>
      </w:ins>
    </w:p>
    <w:p>
      <w:pPr>
        <w:numPr>
          <w:ilvl w:val="0"/>
          <w:numId w:val="1"/>
        </w:numPr>
      </w:pPr>
      <w:r>
        <w:t xml:space="preserve">Item quatro.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