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moveFromRangeStart w:id="51" w:author="Davi" w:date="2024-03-05T10:20:00Z" w:name="m1"/>
      <w:moveFrom w:id="52" w:author="Davi" w:date="2024-03-05T10:20:00Z">
        <w:r>
          <w:t>Frase que mudou de lugar.</w:t>
        </w:r>
      </w:moveFrom>
      <w:moveFromRangeEnd w:id="51"/>
      <w:r>
        <w:t xml:space="preserve"> Resto do primeiro.</w:t>
      </w:r>
    </w:p>
    <w:p>
      <w:r>
        <w:t xml:space="preserve">Destino: </w:t>
      </w:r>
      <w:moveToRangeStart w:id="53" w:author="Davi" w:date="2024-03-05T10:20:00Z" w:name="m1"/>
      <w:moveTo w:id="54" w:author="Davi" w:date="2024-03-05T10:20:00Z">
        <w:r>
          <w:t>Frase que mudou de lugar.</w:t>
        </w:r>
      </w:moveTo>
      <w:moveToRangeEnd w:id="53"/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