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da tabela.</w:t>
      </w:r>
    </w:p>
    <w:tbl>
      <w:tblPr>
        <w:tblW w:w="8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Com registro último técnica será cliente uma que relatório prazo.</w:t>
            </w:r>
            <w:del w:id="48" w:author="Ana" w:date="2024-03-05T10:20:00Z">
              <w:r>
                <w:delText xml:space="preserve"> Em à período dados contrato procedimento os de.</w:delText>
              </w:r>
            </w:del>
          </w:p>
        </w:tc>
        <w:tc>
          <w:tcPr>
            <w:tcW w:w="4000" w:type="dxa"/>
          </w:tcPr>
          <w:p>
            <w:ins w:id="49" w:author="Bruno" w:date="2024-03-05T10:20:00Z">
              <w:r>
                <w:t xml:space="preserve">Uma que relatório prazo atendimento informação as em à período dados contrato.</w:t>
              </w:r>
            </w:ins>
          </w:p>
        </w:tc>
      </w:tr>
      <w:tr>
        <w:tc>
          <w:tcPr>
            <w:tcW w:w="4000" w:type="dxa"/>
          </w:tcPr>
          <w:p>
            <w:pPr>
              <w:rPr>
                <w:del w:id="50" w:author="Ana" w:date="2024-03-05T10:20:00Z"/>
              </w:rPr>
            </w:pPr>
            <w:r>
              <w:t xml:space="preserve">Celula com marca excluida </w:t>
            </w:r>
          </w:p>
          <w:p>
            <w:r>
              <w:t xml:space="preserve">e o seguinte.</w:t>
            </w:r>
          </w:p>
        </w:tc>
        <w:tc>
          <w:tcPr>
            <w:tcW w:w="4000" w:type="dxa"/>
          </w:tcPr>
          <w:p>
            <w:r>
              <w:t xml:space="preserve">Comum.</w:t>
            </w:r>
          </w:p>
        </w:tc>
      </w:tr>
    </w:tbl>
    <w:p>
      <w:r>
        <w:t xml:space="preserve">Depois da tabela.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