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center"/>
        <w:rPr>
          <w:del w:id="10" w:author="Ana" w:date="2024-03-05T10:20:00Z"/>
        </w:rPr>
      </w:pPr>
      <w:r>
        <w:t xml:space="preserve">Primeiro com marca excluida e texto que vai para o seguinte. </w:t>
      </w:r>
    </w:p>
    <w:p>
      <w:pPr>
        <w:jc w:val="right"/>
      </w:pPr>
      <w:r>
        <w:t xml:space="preserve">Seguinte ao da marca excluida.</w:t>
      </w:r>
    </w:p>
    <w:p>
      <w:r>
        <w:t xml:space="preserve">Separador.</w:t>
      </w:r>
    </w:p>
    <w:p>
      <w:pPr>
        <w:rPr>
          <w:del w:id="12" w:author="Bruno" w:date="2024-03-05T10:20:00Z"/>
        </w:rPr>
      </w:pPr>
      <w:del w:id="11" w:author="Bruno" w:date="2024-03-05T10:20:00Z">
        <w:r>
          <w:delText xml:space="preserve">Todo excluido com a marca.</w:delText>
        </w:r>
      </w:del>
    </w:p>
    <w:p>
      <w:r>
        <w:t xml:space="preserve">Depois do paragrafo todo excluido.</w:t>
      </w:r>
    </w:p>
    <w:p>
      <w:pPr>
        <w:rPr>
          <w:ins w:id="13" w:author="Carla" w:date="2024-03-05T10:20:00Z"/>
        </w:rPr>
      </w:pPr>
      <w:r>
        <w:t xml:space="preserve">Marca inserida aqui</w:t>
      </w:r>
    </w:p>
    <w:p>
      <w:pPr>
        <w:rPr>
          <w:ins w:id="15" w:author="Carla" w:date="2024-03-05T10:20:00Z"/>
        </w:rPr>
      </w:pPr>
      <w:ins w:id="14" w:author="Carla" w:date="2024-03-05T10:20:00Z">
        <w:r>
          <w:t xml:space="preserve">Paragrafo novo inserido.</w:t>
        </w:r>
      </w:ins>
    </w:p>
    <w:p>
      <w:r>
        <w:t xml:space="preserve">Volta ao texto comum.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